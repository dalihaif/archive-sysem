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Default="009E3B44">
      <w:pPr>
        <w:tabs>
          <w:tab w:val="left" w:pos="5538"/>
        </w:tabs>
        <w:rPr>
          <w:b/>
          <w:bCs/>
          <w:color w:val="FF0000"/>
        </w:rPr>
      </w:pPr>
    </w:p>
    <w:p w:rsidR="009E3B44" w:rsidRPr="003E1EC2" w:rsidRDefault="00670B5E">
      <w:pPr>
        <w:tabs>
          <w:tab w:val="left" w:pos="2574"/>
        </w:tabs>
        <w:spacing w:line="600" w:lineRule="exact"/>
        <w:jc w:val="center"/>
        <w:rPr>
          <w:rFonts w:ascii="方正仿宋_GBK" w:eastAsia="方正仿宋_GBK"/>
          <w:sz w:val="32"/>
          <w:szCs w:val="32"/>
        </w:rPr>
      </w:pPr>
      <w:r w:rsidRPr="003E1EC2">
        <w:rPr>
          <w:rFonts w:ascii="方正仿宋_GBK" w:eastAsia="方正仿宋_GBK" w:hint="eastAsia"/>
          <w:sz w:val="32"/>
          <w:szCs w:val="32"/>
        </w:rPr>
        <w:t>大附院发〔2018〕</w:t>
      </w:r>
      <w:r w:rsidR="00FC30D0">
        <w:rPr>
          <w:rFonts w:ascii="方正仿宋_GBK" w:eastAsia="方正仿宋_GBK" w:hint="eastAsia"/>
          <w:sz w:val="32"/>
          <w:szCs w:val="32"/>
        </w:rPr>
        <w:t>56</w:t>
      </w:r>
      <w:r w:rsidRPr="003E1EC2">
        <w:rPr>
          <w:rFonts w:ascii="方正仿宋_GBK" w:eastAsia="方正仿宋_GBK" w:hint="eastAsia"/>
          <w:sz w:val="32"/>
          <w:szCs w:val="32"/>
        </w:rPr>
        <w:t>号</w:t>
      </w:r>
    </w:p>
    <w:p w:rsidR="009E3B44" w:rsidRDefault="009E3B44">
      <w:pPr>
        <w:tabs>
          <w:tab w:val="left" w:pos="2574"/>
        </w:tabs>
        <w:spacing w:line="600" w:lineRule="exact"/>
        <w:jc w:val="center"/>
        <w:rPr>
          <w:rFonts w:ascii="仿宋_GB2312" w:eastAsia="仿宋_GB2312"/>
          <w:sz w:val="32"/>
          <w:szCs w:val="32"/>
        </w:rPr>
      </w:pPr>
    </w:p>
    <w:p w:rsidR="009E3B44" w:rsidRDefault="009E3B44">
      <w:pPr>
        <w:tabs>
          <w:tab w:val="left" w:pos="2574"/>
        </w:tabs>
        <w:spacing w:line="600" w:lineRule="exact"/>
        <w:jc w:val="left"/>
        <w:rPr>
          <w:rFonts w:ascii="仿宋_GB2312" w:eastAsia="仿宋_GB2312"/>
          <w:b/>
          <w:bCs/>
          <w:sz w:val="32"/>
          <w:szCs w:val="32"/>
        </w:rPr>
      </w:pPr>
    </w:p>
    <w:p w:rsidR="00F66CC9" w:rsidRPr="00D33B2A" w:rsidRDefault="00E36970" w:rsidP="00F66CC9">
      <w:pPr>
        <w:jc w:val="center"/>
        <w:rPr>
          <w:rFonts w:ascii="方正小标宋_GBK" w:eastAsia="方正小标宋_GBK" w:hAnsi="宋体" w:cs="宋体"/>
          <w:bCs/>
          <w:sz w:val="44"/>
          <w:szCs w:val="44"/>
          <w:rPrChange w:id="0" w:author="大附院" w:date="2018-05-08T08:32:00Z">
            <w:rPr>
              <w:rFonts w:ascii="宋体" w:hAnsi="宋体" w:cs="宋体"/>
              <w:b/>
              <w:bCs/>
              <w:sz w:val="28"/>
              <w:szCs w:val="28"/>
            </w:rPr>
          </w:rPrChange>
        </w:rPr>
      </w:pPr>
      <w:r w:rsidRPr="00E36970">
        <w:rPr>
          <w:rFonts w:ascii="方正小标宋_GBK" w:eastAsia="方正小标宋_GBK" w:hAnsi="宋体" w:cs="宋体" w:hint="eastAsia"/>
          <w:bCs/>
          <w:sz w:val="44"/>
          <w:szCs w:val="44"/>
          <w:rPrChange w:id="1" w:author="大附院" w:date="2018-05-08T08:32:00Z">
            <w:rPr>
              <w:rFonts w:ascii="宋体" w:hAnsi="宋体" w:cs="宋体" w:hint="eastAsia"/>
              <w:b/>
              <w:bCs/>
              <w:sz w:val="28"/>
              <w:szCs w:val="28"/>
            </w:rPr>
          </w:rPrChange>
        </w:rPr>
        <w:t>关于给予哈桑·鲁米严重警告处分的决定</w:t>
      </w:r>
    </w:p>
    <w:p w:rsidR="00F66CC9" w:rsidRPr="00D33B2A" w:rsidRDefault="00F66CC9" w:rsidP="00F66CC9">
      <w:pPr>
        <w:jc w:val="center"/>
        <w:rPr>
          <w:rFonts w:ascii="方正仿宋_GBK" w:eastAsia="方正仿宋_GBK" w:hAnsi="宋体" w:cs="宋体"/>
          <w:bCs/>
          <w:sz w:val="32"/>
          <w:szCs w:val="32"/>
          <w:rPrChange w:id="2" w:author="大附院" w:date="2018-05-08T08:32:00Z">
            <w:rPr>
              <w:rFonts w:ascii="宋体" w:hAnsi="宋体" w:cs="宋体"/>
              <w:b/>
              <w:bCs/>
              <w:sz w:val="28"/>
              <w:szCs w:val="28"/>
            </w:rPr>
          </w:rPrChange>
        </w:rPr>
      </w:pPr>
    </w:p>
    <w:p w:rsidR="00F66CC9" w:rsidRPr="00D33B2A" w:rsidRDefault="00E36970" w:rsidP="00F66CC9">
      <w:pPr>
        <w:spacing w:line="540" w:lineRule="exact"/>
        <w:rPr>
          <w:rFonts w:ascii="方正仿宋_GBK" w:eastAsia="方正仿宋_GBK" w:hAnsi="宋体" w:cs="宋体"/>
          <w:bCs/>
          <w:sz w:val="32"/>
          <w:szCs w:val="32"/>
          <w:rPrChange w:id="3" w:author="大附院" w:date="2018-05-08T08:32:00Z">
            <w:rPr>
              <w:rFonts w:ascii="宋体" w:hAnsi="宋体" w:cs="宋体"/>
              <w:b/>
              <w:bCs/>
              <w:sz w:val="28"/>
              <w:szCs w:val="28"/>
            </w:rPr>
          </w:rPrChange>
        </w:rPr>
      </w:pPr>
      <w:r w:rsidRPr="00E36970">
        <w:rPr>
          <w:rFonts w:ascii="方正仿宋_GBK" w:eastAsia="方正仿宋_GBK" w:hAnsi="宋体" w:cs="宋体" w:hint="eastAsia"/>
          <w:bCs/>
          <w:sz w:val="32"/>
          <w:szCs w:val="32"/>
          <w:rPrChange w:id="4" w:author="大附院" w:date="2018-05-08T08:32:00Z">
            <w:rPr>
              <w:rFonts w:ascii="宋体" w:hAnsi="宋体" w:cs="宋体" w:hint="eastAsia"/>
              <w:b/>
              <w:bCs/>
              <w:sz w:val="28"/>
              <w:szCs w:val="28"/>
            </w:rPr>
          </w:rPrChange>
        </w:rPr>
        <w:t>各科室：</w:t>
      </w:r>
    </w:p>
    <w:p w:rsidR="00000000" w:rsidRDefault="00E36970">
      <w:pPr>
        <w:spacing w:line="540" w:lineRule="exact"/>
        <w:ind w:firstLineChars="200" w:firstLine="616"/>
        <w:jc w:val="left"/>
        <w:rPr>
          <w:rFonts w:ascii="方正仿宋_GBK" w:eastAsia="方正仿宋_GBK" w:hAnsiTheme="majorEastAsia"/>
          <w:sz w:val="32"/>
          <w:szCs w:val="32"/>
          <w:rPrChange w:id="5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pPrChange w:id="6" w:author="大附院" w:date="2018-05-08T08:32:00Z">
          <w:pPr>
            <w:ind w:firstLineChars="200" w:firstLine="536"/>
            <w:jc w:val="left"/>
          </w:pPr>
        </w:pPrChange>
      </w:pPr>
      <w:r w:rsidRPr="00E36970">
        <w:rPr>
          <w:rFonts w:ascii="方正仿宋_GBK" w:eastAsia="方正仿宋_GBK" w:hAnsiTheme="majorEastAsia" w:hint="eastAsia"/>
          <w:sz w:val="32"/>
          <w:szCs w:val="32"/>
          <w:rPrChange w:id="7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t>我院三名留学生（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8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Kausar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9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10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Alom</w:t>
      </w:r>
      <w:proofErr w:type="spellEnd"/>
      <w:r w:rsidRPr="00E36970">
        <w:rPr>
          <w:rFonts w:ascii="方正仿宋_GBK" w:eastAsia="方正仿宋_GBK" w:hAnsiTheme="majorEastAsia" w:hint="eastAsia"/>
          <w:sz w:val="32"/>
          <w:szCs w:val="32"/>
          <w:rPrChange w:id="11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t>，男，学号：</w:t>
      </w:r>
      <w:r w:rsidRPr="00E36970">
        <w:rPr>
          <w:rFonts w:ascii="方正仿宋_GBK" w:eastAsia="方正仿宋_GBK" w:hAnsiTheme="majorEastAsia"/>
          <w:sz w:val="32"/>
          <w:szCs w:val="32"/>
          <w:rPrChange w:id="12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LX13101437，护照号：AG4428916，国籍：孟加拉；S M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13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Israt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14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Mahmud，男，学号：LX13101135，护照号：AE6466321，国籍：孟加拉；Abdul Aziz，男，学号：LX13101445，护照号：AG4641014，国籍：孟加拉。）听信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15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Mehedi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16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17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Hasan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18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Khan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19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Rumi</w:t>
      </w:r>
      <w:proofErr w:type="spellEnd"/>
      <w:r w:rsidRPr="00E36970">
        <w:rPr>
          <w:rFonts w:ascii="方正仿宋_GBK" w:eastAsia="方正仿宋_GBK" w:hAnsiTheme="majorEastAsia" w:hint="eastAsia"/>
          <w:sz w:val="32"/>
          <w:szCs w:val="32"/>
          <w:rPrChange w:id="20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t>的推荐，为节省学费汇款到账的时间，将自己一学年的学费（共计：</w:t>
      </w:r>
      <w:r w:rsidRPr="00E36970">
        <w:rPr>
          <w:rFonts w:ascii="方正仿宋_GBK" w:eastAsia="方正仿宋_GBK" w:hAnsiTheme="majorEastAsia"/>
          <w:sz w:val="32"/>
          <w:szCs w:val="32"/>
          <w:rPrChange w:id="21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62000.00元）转入一个自称可以办理境外汇款业务的陌生账户（该账户持有人为一名境外人员 MOHAMMED REDWAN ISLAM）。之后，该3名学生发现自己的学费并未及时到账，并询问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22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Mehedi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23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24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Hasan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25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Khan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26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Rumi</w:t>
      </w:r>
      <w:proofErr w:type="spellEnd"/>
      <w:r w:rsidRPr="00E36970">
        <w:rPr>
          <w:rFonts w:ascii="方正仿宋_GBK" w:eastAsia="方正仿宋_GBK" w:hAnsiTheme="majorEastAsia" w:hint="eastAsia"/>
          <w:sz w:val="32"/>
          <w:szCs w:val="32"/>
          <w:rPrChange w:id="27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t>。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28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Mehedi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29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30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Hasan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31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Khan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32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Rumi</w:t>
      </w:r>
      <w:proofErr w:type="spellEnd"/>
      <w:r w:rsidRPr="00E36970">
        <w:rPr>
          <w:rFonts w:ascii="方正仿宋_GBK" w:eastAsia="方正仿宋_GBK" w:hAnsiTheme="majorEastAsia" w:hint="eastAsia"/>
          <w:sz w:val="32"/>
          <w:szCs w:val="32"/>
          <w:rPrChange w:id="33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t>通过各种办法联系该境外人员，发现已无任何该人员的消息，</w:t>
      </w:r>
      <w:r w:rsidRPr="00E36970">
        <w:rPr>
          <w:rFonts w:ascii="方正仿宋_GBK" w:eastAsia="方正仿宋_GBK" w:hAnsiTheme="majorEastAsia" w:hint="eastAsia"/>
          <w:sz w:val="32"/>
          <w:szCs w:val="32"/>
          <w:rPrChange w:id="34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lastRenderedPageBreak/>
        <w:t>怀疑该人员已携款离境。经我院了解，该境外人员</w:t>
      </w:r>
      <w:ins w:id="35" w:author="大附院" w:date="2018-05-07T17:10:00Z">
        <w:r w:rsidRPr="00E36970">
          <w:rPr>
            <w:rFonts w:ascii="方正仿宋_GBK" w:eastAsia="方正仿宋_GBK" w:hAnsiTheme="majorEastAsia" w:hint="eastAsia"/>
            <w:sz w:val="32"/>
            <w:szCs w:val="32"/>
            <w:rPrChange w:id="36" w:author="大附院" w:date="2018-05-08T08:32:00Z">
              <w:rPr>
                <w:rFonts w:asciiTheme="majorEastAsia" w:eastAsiaTheme="majorEastAsia" w:hAnsiTheme="majorEastAsia" w:hint="eastAsia"/>
                <w:sz w:val="28"/>
                <w:szCs w:val="28"/>
              </w:rPr>
            </w:rPrChange>
          </w:rPr>
          <w:t>向</w:t>
        </w:r>
      </w:ins>
      <w:del w:id="37" w:author="大附院" w:date="2018-05-07T17:10:00Z">
        <w:r w:rsidRPr="00E36970">
          <w:rPr>
            <w:rFonts w:ascii="方正仿宋_GBK" w:eastAsia="方正仿宋_GBK" w:hAnsiTheme="majorEastAsia" w:hint="eastAsia"/>
            <w:sz w:val="32"/>
            <w:szCs w:val="32"/>
            <w:rPrChange w:id="38" w:author="大附院" w:date="2018-05-08T08:32:00Z">
              <w:rPr>
                <w:rFonts w:asciiTheme="majorEastAsia" w:eastAsiaTheme="majorEastAsia" w:hAnsiTheme="majorEastAsia" w:hint="eastAsia"/>
                <w:sz w:val="28"/>
                <w:szCs w:val="28"/>
              </w:rPr>
            </w:rPrChange>
          </w:rPr>
          <w:delText>承诺给</w:delText>
        </w:r>
      </w:del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39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Mehedi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40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41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Hasan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42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Khan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43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Rumi</w:t>
      </w:r>
      <w:proofErr w:type="spellEnd"/>
      <w:ins w:id="44" w:author="大附院" w:date="2018-05-07T17:10:00Z">
        <w:r w:rsidRPr="00E36970">
          <w:rPr>
            <w:rFonts w:ascii="方正仿宋_GBK" w:eastAsia="方正仿宋_GBK" w:hAnsiTheme="majorEastAsia" w:hint="eastAsia"/>
            <w:sz w:val="32"/>
            <w:szCs w:val="32"/>
            <w:rPrChange w:id="45" w:author="大附院" w:date="2018-05-08T08:32:00Z">
              <w:rPr>
                <w:rFonts w:asciiTheme="majorEastAsia" w:eastAsiaTheme="majorEastAsia" w:hAnsiTheme="majorEastAsia" w:hint="eastAsia"/>
                <w:sz w:val="28"/>
                <w:szCs w:val="28"/>
              </w:rPr>
            </w:rPrChange>
          </w:rPr>
          <w:t>承诺</w:t>
        </w:r>
      </w:ins>
      <w:r w:rsidRPr="00E36970">
        <w:rPr>
          <w:rFonts w:ascii="方正仿宋_GBK" w:eastAsia="方正仿宋_GBK" w:hAnsiTheme="majorEastAsia" w:hint="eastAsia"/>
          <w:sz w:val="32"/>
          <w:szCs w:val="32"/>
          <w:rPrChange w:id="46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t>，凡经他介绍一个汇款业务，可以给予其一定回扣，因此该生才向三名学生推荐该业务。</w:t>
      </w:r>
    </w:p>
    <w:p w:rsidR="00000000" w:rsidRDefault="00E36970">
      <w:pPr>
        <w:spacing w:line="540" w:lineRule="exact"/>
        <w:ind w:firstLineChars="200" w:firstLine="616"/>
        <w:jc w:val="left"/>
        <w:rPr>
          <w:rFonts w:ascii="方正仿宋_GBK" w:eastAsia="方正仿宋_GBK" w:hAnsiTheme="majorEastAsia"/>
          <w:sz w:val="32"/>
          <w:szCs w:val="32"/>
          <w:rPrChange w:id="47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pPrChange w:id="48" w:author="大附院" w:date="2018-05-08T08:32:00Z">
          <w:pPr>
            <w:ind w:firstLineChars="200" w:firstLine="536"/>
            <w:jc w:val="left"/>
          </w:pPr>
        </w:pPrChange>
      </w:pPr>
      <w:r w:rsidRPr="00E36970">
        <w:rPr>
          <w:rFonts w:ascii="方正仿宋_GBK" w:eastAsia="方正仿宋_GBK" w:hAnsi="宋体" w:cs="宋体" w:hint="eastAsia"/>
          <w:sz w:val="32"/>
          <w:szCs w:val="32"/>
          <w:rPrChange w:id="49" w:author="大附院" w:date="2018-05-08T08:32:00Z">
            <w:rPr>
              <w:rFonts w:ascii="宋体" w:hAnsi="宋体" w:cs="宋体" w:hint="eastAsia"/>
              <w:sz w:val="28"/>
              <w:szCs w:val="28"/>
            </w:rPr>
          </w:rPrChange>
        </w:rPr>
        <w:t>根据《大理大学留学生违纪处分规定（试行）》第三章第十一条第一款“偷盗、诈骗国家、集体或个人财物或有价证券，视其涉案价值、社会影响、认识态度等，给予警告直至开除学籍处分”之规定，后我院</w:t>
      </w:r>
      <w:r w:rsidRPr="00E36970">
        <w:rPr>
          <w:rFonts w:ascii="方正仿宋_GBK" w:eastAsia="方正仿宋_GBK" w:hAnsi="宋体" w:cs="宋体"/>
          <w:sz w:val="32"/>
          <w:szCs w:val="32"/>
          <w:rPrChange w:id="50" w:author="大附院" w:date="2018-05-08T08:32:00Z">
            <w:rPr>
              <w:rFonts w:ascii="宋体" w:hAnsi="宋体" w:cs="宋体"/>
              <w:sz w:val="28"/>
              <w:szCs w:val="28"/>
            </w:rPr>
          </w:rPrChange>
        </w:rPr>
        <w:t>2018年4月16日学生工作例会对该事件的处理做出讨论，认为该生行为确系违反校纪校规，但另外三名学生也是因个人需求，自愿将学费汇给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51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Mehedi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52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53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Hasan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54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Khan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55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Rumi</w:t>
      </w:r>
      <w:proofErr w:type="spellEnd"/>
      <w:r w:rsidRPr="00E36970">
        <w:rPr>
          <w:rFonts w:ascii="方正仿宋_GBK" w:eastAsia="方正仿宋_GBK" w:hAnsiTheme="majorEastAsia" w:hint="eastAsia"/>
          <w:sz w:val="32"/>
          <w:szCs w:val="32"/>
          <w:rPrChange w:id="56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t>，另外，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57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Mehedi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58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59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Hasan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60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Khan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61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Rumi</w:t>
      </w:r>
      <w:proofErr w:type="spellEnd"/>
      <w:r w:rsidRPr="00E36970">
        <w:rPr>
          <w:rFonts w:ascii="方正仿宋_GBK" w:eastAsia="方正仿宋_GBK" w:hAnsiTheme="majorEastAsia" w:hint="eastAsia"/>
          <w:sz w:val="32"/>
          <w:szCs w:val="32"/>
          <w:rPrChange w:id="62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t>在此事件中虽然有利可图但从某种程度来说也属于受骗者，且事后认错态度较好。因此，根据</w:t>
      </w:r>
      <w:r w:rsidRPr="00E36970">
        <w:rPr>
          <w:rFonts w:ascii="方正仿宋_GBK" w:eastAsia="方正仿宋_GBK" w:hAnsi="宋体" w:cs="宋体" w:hint="eastAsia"/>
          <w:sz w:val="32"/>
          <w:szCs w:val="32"/>
          <w:rPrChange w:id="63" w:author="大附院" w:date="2018-05-08T08:32:00Z">
            <w:rPr>
              <w:rFonts w:ascii="宋体" w:hAnsi="宋体" w:cs="宋体" w:hint="eastAsia"/>
              <w:sz w:val="28"/>
              <w:szCs w:val="28"/>
            </w:rPr>
          </w:rPrChange>
        </w:rPr>
        <w:t>《大理大学留学生违纪处分规定（试行）》第三章第二十八条“违反校纪校规，有下列情形之一者，可以从轻处理：</w:t>
      </w:r>
      <w:r w:rsidRPr="00E36970">
        <w:rPr>
          <w:rFonts w:ascii="方正仿宋_GBK" w:eastAsia="方正仿宋_GBK" w:hAnsi="宋体" w:cs="宋体"/>
          <w:sz w:val="32"/>
          <w:szCs w:val="32"/>
          <w:rPrChange w:id="64" w:author="大附院" w:date="2018-05-08T08:32:00Z">
            <w:rPr>
              <w:rFonts w:ascii="宋体" w:hAnsi="宋体" w:cs="宋体"/>
              <w:sz w:val="28"/>
              <w:szCs w:val="28"/>
            </w:rPr>
          </w:rPrChange>
        </w:rPr>
        <w:t>1、能主动承认错误，如实交待错误事实，积极配合学校调查处理；2、确系他人胁迫或诱骗，并能主动揭发，认错态度好；</w:t>
      </w:r>
      <w:r w:rsidRPr="00E36970">
        <w:rPr>
          <w:rFonts w:ascii="方正仿宋_GBK" w:eastAsia="方正仿宋_GBK" w:hAnsi="宋体" w:cs="宋体"/>
          <w:sz w:val="32"/>
          <w:szCs w:val="32"/>
          <w:rPrChange w:id="65" w:author="大附院" w:date="2018-05-08T08:32:00Z">
            <w:rPr>
              <w:rFonts w:ascii="宋体" w:hAnsi="宋体" w:cs="宋体"/>
              <w:sz w:val="28"/>
              <w:szCs w:val="28"/>
            </w:rPr>
          </w:rPrChange>
        </w:rPr>
        <w:t>”</w:t>
      </w:r>
      <w:r w:rsidRPr="00E36970">
        <w:rPr>
          <w:rFonts w:ascii="方正仿宋_GBK" w:eastAsia="方正仿宋_GBK" w:hAnsi="宋体" w:cs="宋体"/>
          <w:sz w:val="32"/>
          <w:szCs w:val="32"/>
          <w:rPrChange w:id="66" w:author="大附院" w:date="2018-05-08T08:32:00Z">
            <w:rPr>
              <w:rFonts w:ascii="宋体" w:hAnsi="宋体" w:cs="宋体"/>
              <w:sz w:val="28"/>
              <w:szCs w:val="28"/>
            </w:rPr>
          </w:rPrChange>
        </w:rPr>
        <w:t>之规定，综合以上情况，经报请留学生教育服务中心，并于4月17日获</w:t>
      </w:r>
      <w:r w:rsidRPr="00E36970">
        <w:rPr>
          <w:rFonts w:ascii="方正仿宋_GBK" w:eastAsia="方正仿宋_GBK" w:hAnsi="宋体" w:cs="宋体"/>
          <w:sz w:val="32"/>
          <w:szCs w:val="32"/>
          <w:rPrChange w:id="67" w:author="大附院" w:date="2018-05-08T08:32:00Z">
            <w:rPr>
              <w:rFonts w:ascii="宋体" w:hAnsi="宋体" w:cs="宋体"/>
              <w:sz w:val="28"/>
              <w:szCs w:val="28"/>
            </w:rPr>
          </w:rPrChange>
        </w:rPr>
        <w:t>“</w:t>
      </w:r>
      <w:r w:rsidRPr="00E36970">
        <w:rPr>
          <w:rFonts w:ascii="方正仿宋_GBK" w:eastAsia="方正仿宋_GBK" w:hAnsi="宋体" w:cs="宋体"/>
          <w:sz w:val="32"/>
          <w:szCs w:val="32"/>
          <w:rPrChange w:id="68" w:author="大附院" w:date="2018-05-08T08:32:00Z">
            <w:rPr>
              <w:rFonts w:ascii="宋体" w:hAnsi="宋体" w:cs="宋体"/>
              <w:sz w:val="28"/>
              <w:szCs w:val="28"/>
            </w:rPr>
          </w:rPrChange>
        </w:rPr>
        <w:t>中心</w:t>
      </w:r>
      <w:r w:rsidRPr="00E36970">
        <w:rPr>
          <w:rFonts w:ascii="方正仿宋_GBK" w:eastAsia="方正仿宋_GBK" w:hAnsi="宋体" w:cs="宋体"/>
          <w:sz w:val="32"/>
          <w:szCs w:val="32"/>
          <w:rPrChange w:id="69" w:author="大附院" w:date="2018-05-08T08:32:00Z">
            <w:rPr>
              <w:rFonts w:ascii="宋体" w:hAnsi="宋体" w:cs="宋体"/>
              <w:sz w:val="28"/>
              <w:szCs w:val="28"/>
            </w:rPr>
          </w:rPrChange>
        </w:rPr>
        <w:t>”</w:t>
      </w:r>
      <w:r w:rsidRPr="00E36970">
        <w:rPr>
          <w:rFonts w:ascii="方正仿宋_GBK" w:eastAsia="方正仿宋_GBK" w:hAnsi="宋体" w:cs="宋体"/>
          <w:sz w:val="32"/>
          <w:szCs w:val="32"/>
          <w:rPrChange w:id="70" w:author="大附院" w:date="2018-05-08T08:32:00Z">
            <w:rPr>
              <w:rFonts w:ascii="宋体" w:hAnsi="宋体" w:cs="宋体"/>
              <w:sz w:val="28"/>
              <w:szCs w:val="28"/>
            </w:rPr>
          </w:rPrChange>
        </w:rPr>
        <w:t>回复同意后，现决定给予</w:t>
      </w:r>
      <w:r w:rsidRPr="00E36970">
        <w:rPr>
          <w:rFonts w:ascii="方正仿宋_GBK" w:eastAsia="方正仿宋_GBK" w:hAnsiTheme="majorEastAsia" w:hint="eastAsia"/>
          <w:sz w:val="32"/>
          <w:szCs w:val="32"/>
          <w:rPrChange w:id="71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t>哈桑·鲁米（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72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Mehedi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73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74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Hasan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75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Khan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76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Rumi</w:t>
      </w:r>
      <w:proofErr w:type="spellEnd"/>
      <w:r w:rsidRPr="00E36970">
        <w:rPr>
          <w:rFonts w:ascii="方正仿宋_GBK" w:eastAsia="方正仿宋_GBK" w:hAnsiTheme="majorEastAsia" w:hint="eastAsia"/>
          <w:sz w:val="32"/>
          <w:szCs w:val="32"/>
          <w:rPrChange w:id="77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t>）严重警告处分。</w:t>
      </w:r>
    </w:p>
    <w:p w:rsidR="00000000" w:rsidRDefault="00E36970">
      <w:pPr>
        <w:spacing w:line="540" w:lineRule="exact"/>
        <w:ind w:firstLineChars="200" w:firstLine="616"/>
        <w:jc w:val="left"/>
        <w:rPr>
          <w:rFonts w:ascii="方正仿宋_GBK" w:eastAsia="方正仿宋_GBK" w:hAnsiTheme="majorEastAsia"/>
          <w:sz w:val="32"/>
          <w:szCs w:val="32"/>
          <w:rPrChange w:id="78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pPrChange w:id="79" w:author="大附院" w:date="2018-05-08T08:32:00Z">
          <w:pPr>
            <w:ind w:firstLineChars="200" w:firstLine="536"/>
            <w:jc w:val="left"/>
          </w:pPr>
        </w:pPrChange>
      </w:pP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80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Mehedi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81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82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Hasan</w:t>
      </w:r>
      <w:proofErr w:type="spellEnd"/>
      <w:r w:rsidRPr="00E36970">
        <w:rPr>
          <w:rFonts w:ascii="方正仿宋_GBK" w:eastAsia="方正仿宋_GBK" w:hAnsiTheme="majorEastAsia"/>
          <w:sz w:val="32"/>
          <w:szCs w:val="32"/>
          <w:rPrChange w:id="83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 xml:space="preserve"> Khan </w:t>
      </w:r>
      <w:proofErr w:type="spellStart"/>
      <w:r w:rsidRPr="00E36970">
        <w:rPr>
          <w:rFonts w:ascii="方正仿宋_GBK" w:eastAsia="方正仿宋_GBK" w:hAnsiTheme="majorEastAsia"/>
          <w:sz w:val="32"/>
          <w:szCs w:val="32"/>
          <w:rPrChange w:id="84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Rumi</w:t>
      </w:r>
      <w:proofErr w:type="spellEnd"/>
      <w:r w:rsidRPr="00E36970">
        <w:rPr>
          <w:rFonts w:ascii="方正仿宋_GBK" w:eastAsia="方正仿宋_GBK" w:hAnsiTheme="majorEastAsia" w:hint="eastAsia"/>
          <w:sz w:val="32"/>
          <w:szCs w:val="32"/>
          <w:rPrChange w:id="85" w:author="大附院" w:date="2018-05-08T08:32:00Z">
            <w:rPr>
              <w:rFonts w:asciiTheme="majorEastAsia" w:eastAsiaTheme="majorEastAsia" w:hAnsiTheme="majorEastAsia" w:hint="eastAsia"/>
              <w:sz w:val="28"/>
              <w:szCs w:val="28"/>
            </w:rPr>
          </w:rPrChange>
        </w:rPr>
        <w:t>（哈桑·鲁米），男，孟加拉籍留学生，护照号：</w:t>
      </w:r>
      <w:r w:rsidRPr="00E36970">
        <w:rPr>
          <w:rFonts w:ascii="方正仿宋_GBK" w:eastAsia="方正仿宋_GBK" w:hAnsiTheme="majorEastAsia"/>
          <w:sz w:val="32"/>
          <w:szCs w:val="32"/>
          <w:rPrChange w:id="86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BC0222178，2015级2</w:t>
      </w:r>
      <w:r w:rsidR="00FB136F">
        <w:rPr>
          <w:rFonts w:ascii="方正仿宋_GBK" w:eastAsia="方正仿宋_GBK" w:hAnsiTheme="majorEastAsia" w:hint="eastAsia"/>
          <w:sz w:val="32"/>
          <w:szCs w:val="32"/>
        </w:rPr>
        <w:t>班南亚留学生，学号：</w:t>
      </w:r>
      <w:r w:rsidRPr="00E36970">
        <w:rPr>
          <w:rFonts w:ascii="方正仿宋_GBK" w:eastAsia="方正仿宋_GBK" w:hAnsiTheme="majorEastAsia"/>
          <w:sz w:val="32"/>
          <w:szCs w:val="32"/>
          <w:rPrChange w:id="87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t>LX15101218。</w:t>
      </w:r>
    </w:p>
    <w:p w:rsidR="00F66CC9" w:rsidRDefault="00F66CC9" w:rsidP="00F66CC9">
      <w:pPr>
        <w:spacing w:line="540" w:lineRule="exact"/>
        <w:ind w:firstLineChars="200" w:firstLine="616"/>
        <w:jc w:val="left"/>
        <w:rPr>
          <w:rFonts w:ascii="方正仿宋_GBK" w:eastAsia="方正仿宋_GBK" w:hAnsiTheme="majorEastAsia"/>
          <w:sz w:val="32"/>
          <w:szCs w:val="32"/>
        </w:rPr>
      </w:pPr>
    </w:p>
    <w:p w:rsidR="00000000" w:rsidRDefault="00DB1A49">
      <w:pPr>
        <w:spacing w:line="540" w:lineRule="exact"/>
        <w:ind w:firstLineChars="200" w:firstLine="616"/>
        <w:jc w:val="left"/>
        <w:rPr>
          <w:rFonts w:ascii="方正仿宋_GBK" w:eastAsia="方正仿宋_GBK" w:hAnsiTheme="majorEastAsia"/>
          <w:sz w:val="32"/>
          <w:szCs w:val="32"/>
          <w:rPrChange w:id="88" w:author="大附院" w:date="2018-05-08T08:32:00Z">
            <w:rPr>
              <w:rFonts w:asciiTheme="majorEastAsia" w:eastAsiaTheme="majorEastAsia" w:hAnsiTheme="majorEastAsia"/>
              <w:sz w:val="28"/>
              <w:szCs w:val="28"/>
            </w:rPr>
          </w:rPrChange>
        </w:rPr>
        <w:pPrChange w:id="89" w:author="大附院" w:date="2018-05-08T08:32:00Z">
          <w:pPr>
            <w:ind w:firstLineChars="200" w:firstLine="536"/>
            <w:jc w:val="left"/>
          </w:pPr>
        </w:pPrChange>
      </w:pPr>
    </w:p>
    <w:p w:rsidR="00966674" w:rsidRDefault="00EF3A33" w:rsidP="00F66CC9">
      <w:pPr>
        <w:spacing w:line="540" w:lineRule="exact"/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  <w:r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       </w:t>
      </w:r>
      <w:r w:rsidRPr="00276054">
        <w:rPr>
          <w:rFonts w:ascii="方正仿宋_GBK" w:eastAsia="方正仿宋_GBK" w:hAnsiTheme="majorEastAsia" w:cstheme="majorEastAsia" w:hint="eastAsia"/>
          <w:sz w:val="32"/>
          <w:szCs w:val="32"/>
        </w:rPr>
        <w:t>大理大学第一附属医院（临床医</w:t>
      </w:r>
      <w:r w:rsidR="00966674">
        <w:rPr>
          <w:rFonts w:ascii="方正仿宋_GBK" w:eastAsia="方正仿宋_GBK" w:hAnsiTheme="majorEastAsia" w:cstheme="majorEastAsia" w:hint="eastAsia"/>
          <w:sz w:val="32"/>
          <w:szCs w:val="32"/>
        </w:rPr>
        <w:t>学院）</w:t>
      </w:r>
    </w:p>
    <w:p w:rsidR="00EF3A33" w:rsidRPr="00276054" w:rsidRDefault="00966674" w:rsidP="00F66CC9">
      <w:pPr>
        <w:spacing w:line="540" w:lineRule="exact"/>
        <w:ind w:firstLineChars="200" w:firstLine="616"/>
        <w:rPr>
          <w:rFonts w:ascii="方正仿宋_GBK" w:eastAsia="方正仿宋_GBK" w:hAnsiTheme="majorEastAsia" w:cstheme="majorEastAsia"/>
          <w:sz w:val="32"/>
          <w:szCs w:val="32"/>
        </w:rPr>
      </w:pPr>
      <w:r>
        <w:rPr>
          <w:rFonts w:ascii="方正仿宋_GBK" w:eastAsia="方正仿宋_GBK" w:hAnsiTheme="majorEastAsia" w:cstheme="majorEastAsia" w:hint="eastAsia"/>
          <w:sz w:val="32"/>
          <w:szCs w:val="32"/>
        </w:rPr>
        <w:t xml:space="preserve">               </w:t>
      </w:r>
      <w:r w:rsidR="00EF3A33" w:rsidRPr="00276054">
        <w:rPr>
          <w:rFonts w:ascii="方正仿宋_GBK" w:eastAsia="方正仿宋_GBK" w:hAnsiTheme="majorEastAsia" w:cstheme="majorEastAsia" w:hint="eastAsia"/>
          <w:sz w:val="32"/>
          <w:szCs w:val="32"/>
        </w:rPr>
        <w:t>2018年</w:t>
      </w:r>
      <w:r w:rsidR="00E249E1">
        <w:rPr>
          <w:rFonts w:ascii="方正仿宋_GBK" w:eastAsia="方正仿宋_GBK" w:hAnsiTheme="majorEastAsia" w:cstheme="majorEastAsia" w:hint="eastAsia"/>
          <w:sz w:val="32"/>
          <w:szCs w:val="32"/>
        </w:rPr>
        <w:t>5</w:t>
      </w:r>
      <w:r w:rsidR="00EF3A33" w:rsidRPr="00276054">
        <w:rPr>
          <w:rFonts w:ascii="方正仿宋_GBK" w:eastAsia="方正仿宋_GBK" w:hAnsiTheme="majorEastAsia" w:cstheme="majorEastAsia" w:hint="eastAsia"/>
          <w:sz w:val="32"/>
          <w:szCs w:val="32"/>
        </w:rPr>
        <w:t>月</w:t>
      </w:r>
      <w:r w:rsidR="00E249E1">
        <w:rPr>
          <w:rFonts w:ascii="方正仿宋_GBK" w:eastAsia="方正仿宋_GBK" w:hAnsiTheme="majorEastAsia" w:cstheme="majorEastAsia" w:hint="eastAsia"/>
          <w:sz w:val="32"/>
          <w:szCs w:val="32"/>
        </w:rPr>
        <w:t>9</w:t>
      </w:r>
      <w:r w:rsidR="00EF3A33" w:rsidRPr="00276054">
        <w:rPr>
          <w:rFonts w:ascii="方正仿宋_GBK" w:eastAsia="方正仿宋_GBK" w:hAnsiTheme="majorEastAsia" w:cstheme="majorEastAsia" w:hint="eastAsia"/>
          <w:sz w:val="32"/>
          <w:szCs w:val="32"/>
        </w:rPr>
        <w:t>日</w:t>
      </w:r>
    </w:p>
    <w:p w:rsidR="009E3B44" w:rsidRPr="003E1EC2" w:rsidRDefault="009E3B44" w:rsidP="00F66CC9">
      <w:pPr>
        <w:spacing w:line="560" w:lineRule="exact"/>
        <w:rPr>
          <w:rFonts w:ascii="方正仿宋_GBK" w:eastAsia="方正仿宋_GBK"/>
        </w:rPr>
      </w:pPr>
    </w:p>
    <w:p w:rsidR="009E3B44" w:rsidRPr="003E1EC2" w:rsidRDefault="009E3B44" w:rsidP="00F66CC9">
      <w:pPr>
        <w:spacing w:line="560" w:lineRule="exact"/>
        <w:rPr>
          <w:rFonts w:ascii="方正仿宋_GBK" w:eastAsia="方正仿宋_GBK"/>
        </w:rPr>
      </w:pPr>
    </w:p>
    <w:p w:rsidR="009E3B44" w:rsidRDefault="009E3B44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F66CC9" w:rsidRDefault="00F66CC9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EF3A33" w:rsidRDefault="00EF3A33" w:rsidP="00EF3A33">
      <w:pPr>
        <w:spacing w:line="20" w:lineRule="exact"/>
        <w:rPr>
          <w:rFonts w:ascii="方正仿宋_GBK" w:eastAsia="方正仿宋_GBK"/>
        </w:rPr>
      </w:pPr>
    </w:p>
    <w:p w:rsidR="009E3B44" w:rsidRPr="003E1EC2" w:rsidRDefault="00E36970" w:rsidP="00EF3A33">
      <w:pPr>
        <w:spacing w:line="600" w:lineRule="exact"/>
        <w:ind w:firstLineChars="163" w:firstLine="437"/>
        <w:rPr>
          <w:rFonts w:ascii="方正仿宋_GBK" w:eastAsia="方正仿宋_GBK"/>
          <w:spacing w:val="-8"/>
          <w:sz w:val="28"/>
          <w:szCs w:val="28"/>
        </w:rPr>
      </w:pPr>
      <w:r>
        <w:rPr>
          <w:rFonts w:ascii="方正仿宋_GBK" w:eastAsia="方正仿宋_GBK"/>
          <w:spacing w:val="-8"/>
          <w:sz w:val="28"/>
          <w:szCs w:val="28"/>
        </w:rPr>
        <w:pict>
          <v:line id="_x0000_s1026" style="position:absolute;left:0;text-align:left;z-index:251657216" from="0,3pt" to="425.7pt,3pt"/>
        </w:pic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大理大学第一附属医院党政办公室            2018年</w:t>
      </w:r>
      <w:r w:rsidR="00F66CC9">
        <w:rPr>
          <w:rFonts w:ascii="方正仿宋_GBK" w:eastAsia="方正仿宋_GBK" w:hint="eastAsia"/>
          <w:spacing w:val="-8"/>
          <w:sz w:val="28"/>
          <w:szCs w:val="28"/>
        </w:rPr>
        <w:t>5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月</w:t>
      </w:r>
      <w:bookmarkStart w:id="90" w:name="_GoBack"/>
      <w:bookmarkEnd w:id="90"/>
      <w:r w:rsidR="00995C72">
        <w:rPr>
          <w:rFonts w:ascii="方正仿宋_GBK" w:eastAsia="方正仿宋_GBK" w:hint="eastAsia"/>
          <w:spacing w:val="-8"/>
          <w:sz w:val="28"/>
          <w:szCs w:val="28"/>
        </w:rPr>
        <w:t>9</w:t>
      </w:r>
      <w:r w:rsidR="00EF3A33" w:rsidRPr="003E1EC2">
        <w:rPr>
          <w:rFonts w:ascii="方正仿宋_GBK" w:eastAsia="方正仿宋_GBK" w:hint="eastAsia"/>
          <w:spacing w:val="-8"/>
          <w:sz w:val="28"/>
          <w:szCs w:val="28"/>
        </w:rPr>
        <w:t>日</w:t>
      </w:r>
      <w:r w:rsidR="00670B5E" w:rsidRPr="003E1EC2">
        <w:rPr>
          <w:rFonts w:ascii="方正仿宋_GBK" w:eastAsia="方正仿宋_GBK" w:hint="eastAsia"/>
          <w:spacing w:val="-8"/>
          <w:sz w:val="28"/>
          <w:szCs w:val="28"/>
        </w:rPr>
        <w:t>印发</w:t>
      </w:r>
    </w:p>
    <w:p w:rsidR="009E3B44" w:rsidRPr="003E1EC2" w:rsidRDefault="00E36970" w:rsidP="00EF3A33">
      <w:pPr>
        <w:spacing w:line="20" w:lineRule="exact"/>
        <w:ind w:firstLineChars="163" w:firstLine="306"/>
        <w:rPr>
          <w:rFonts w:ascii="方正仿宋_GBK" w:eastAsia="方正仿宋_GBK"/>
          <w:color w:val="FF0000"/>
        </w:rPr>
      </w:pPr>
      <w:r w:rsidRPr="00E36970">
        <w:rPr>
          <w:rFonts w:ascii="方正仿宋_GBK" w:eastAsia="方正仿宋_GBK"/>
          <w:sz w:val="20"/>
        </w:rPr>
        <w:pict>
          <v:line id="_x0000_s1027" style="position:absolute;left:0;text-align:left;z-index:251658240" from="0,0" to="425.7pt,0"/>
        </w:pict>
      </w:r>
    </w:p>
    <w:sectPr w:rsidR="009E3B44" w:rsidRPr="003E1EC2" w:rsidSect="009E3B44">
      <w:footerReference w:type="even" r:id="rId8"/>
      <w:footerReference w:type="default" r:id="rId9"/>
      <w:pgSz w:w="11906" w:h="16838"/>
      <w:pgMar w:top="1418" w:right="1588" w:bottom="1985" w:left="1588" w:header="851" w:footer="1814" w:gutter="0"/>
      <w:pgNumType w:fmt="numberInDash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1A49" w:rsidRDefault="00DB1A49" w:rsidP="009E3B44">
      <w:r>
        <w:separator/>
      </w:r>
    </w:p>
  </w:endnote>
  <w:endnote w:type="continuationSeparator" w:id="0">
    <w:p w:rsidR="00DB1A49" w:rsidRDefault="00DB1A49" w:rsidP="009E3B4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Arial Unicode MS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E36970">
    <w:pPr>
      <w:pStyle w:val="a4"/>
      <w:framePr w:wrap="around" w:vAnchor="text" w:hAnchor="margin" w:xAlign="outside" w:y="1"/>
      <w:rPr>
        <w:rStyle w:val="a6"/>
      </w:rPr>
    </w:pPr>
    <w:r>
      <w:fldChar w:fldCharType="begin"/>
    </w:r>
    <w:r w:rsidR="00670B5E">
      <w:rPr>
        <w:rStyle w:val="a6"/>
      </w:rPr>
      <w:instrText xml:space="preserve">PAGE  </w:instrText>
    </w:r>
    <w:r>
      <w:fldChar w:fldCharType="end"/>
    </w:r>
  </w:p>
  <w:p w:rsidR="009E3B44" w:rsidRDefault="009E3B44">
    <w:pPr>
      <w:pStyle w:val="a4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3B44" w:rsidRDefault="00E36970">
    <w:pPr>
      <w:pStyle w:val="a4"/>
      <w:framePr w:wrap="around" w:vAnchor="text" w:hAnchor="margin" w:xAlign="outside" w:y="1"/>
      <w:ind w:leftChars="100" w:left="210" w:rightChars="100" w:right="210"/>
      <w:rPr>
        <w:rStyle w:val="a6"/>
        <w:rFonts w:ascii="方正仿宋简体" w:eastAsia="方正仿宋简体"/>
        <w:sz w:val="28"/>
        <w:szCs w:val="28"/>
      </w:rPr>
    </w:pPr>
    <w:r>
      <w:rPr>
        <w:rFonts w:ascii="方正仿宋简体" w:eastAsia="方正仿宋简体" w:hint="eastAsia"/>
        <w:sz w:val="28"/>
        <w:szCs w:val="28"/>
      </w:rPr>
      <w:fldChar w:fldCharType="begin"/>
    </w:r>
    <w:r w:rsidR="00670B5E">
      <w:rPr>
        <w:rStyle w:val="a6"/>
        <w:rFonts w:ascii="方正仿宋简体" w:eastAsia="方正仿宋简体" w:hint="eastAsia"/>
        <w:sz w:val="28"/>
        <w:szCs w:val="28"/>
      </w:rPr>
      <w:instrText xml:space="preserve">PAGE  </w:instrText>
    </w:r>
    <w:r>
      <w:rPr>
        <w:rFonts w:ascii="方正仿宋简体" w:eastAsia="方正仿宋简体" w:hint="eastAsia"/>
        <w:sz w:val="28"/>
        <w:szCs w:val="28"/>
      </w:rPr>
      <w:fldChar w:fldCharType="separate"/>
    </w:r>
    <w:r w:rsidR="00995C72">
      <w:rPr>
        <w:rStyle w:val="a6"/>
        <w:rFonts w:ascii="方正仿宋简体" w:eastAsia="方正仿宋简体"/>
        <w:noProof/>
        <w:sz w:val="28"/>
        <w:szCs w:val="28"/>
      </w:rPr>
      <w:t>- 3 -</w:t>
    </w:r>
    <w:r>
      <w:rPr>
        <w:rFonts w:ascii="方正仿宋简体" w:eastAsia="方正仿宋简体" w:hint="eastAsia"/>
        <w:sz w:val="28"/>
        <w:szCs w:val="28"/>
      </w:rPr>
      <w:fldChar w:fldCharType="end"/>
    </w:r>
  </w:p>
  <w:p w:rsidR="009E3B44" w:rsidRDefault="009E3B44">
    <w:pPr>
      <w:pStyle w:val="a4"/>
      <w:ind w:right="360"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1A49" w:rsidRDefault="00DB1A49" w:rsidP="009E3B44">
      <w:r>
        <w:separator/>
      </w:r>
    </w:p>
  </w:footnote>
  <w:footnote w:type="continuationSeparator" w:id="0">
    <w:p w:rsidR="00DB1A49" w:rsidRDefault="00DB1A49" w:rsidP="009E3B4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536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A0F0D"/>
    <w:rsid w:val="00025E89"/>
    <w:rsid w:val="000268E5"/>
    <w:rsid w:val="00043BF6"/>
    <w:rsid w:val="000B512D"/>
    <w:rsid w:val="00115454"/>
    <w:rsid w:val="00153175"/>
    <w:rsid w:val="001D50FC"/>
    <w:rsid w:val="001D76A2"/>
    <w:rsid w:val="001F551C"/>
    <w:rsid w:val="00231D22"/>
    <w:rsid w:val="002F21AB"/>
    <w:rsid w:val="0033658C"/>
    <w:rsid w:val="00364D6E"/>
    <w:rsid w:val="00385561"/>
    <w:rsid w:val="003E1EC2"/>
    <w:rsid w:val="00514B4B"/>
    <w:rsid w:val="005F3EFF"/>
    <w:rsid w:val="00670B5E"/>
    <w:rsid w:val="006927E2"/>
    <w:rsid w:val="006D77F6"/>
    <w:rsid w:val="00765795"/>
    <w:rsid w:val="007F3A00"/>
    <w:rsid w:val="008764D7"/>
    <w:rsid w:val="008B09B9"/>
    <w:rsid w:val="008C4620"/>
    <w:rsid w:val="009427B1"/>
    <w:rsid w:val="00966674"/>
    <w:rsid w:val="00995C72"/>
    <w:rsid w:val="009A20E8"/>
    <w:rsid w:val="009C4957"/>
    <w:rsid w:val="009D1CA5"/>
    <w:rsid w:val="009E3B44"/>
    <w:rsid w:val="00A11AFE"/>
    <w:rsid w:val="00A94A43"/>
    <w:rsid w:val="00AD2C5E"/>
    <w:rsid w:val="00AF77BD"/>
    <w:rsid w:val="00B030EA"/>
    <w:rsid w:val="00B23D73"/>
    <w:rsid w:val="00B36B98"/>
    <w:rsid w:val="00BC3999"/>
    <w:rsid w:val="00C629EB"/>
    <w:rsid w:val="00CA0F0D"/>
    <w:rsid w:val="00D55DAE"/>
    <w:rsid w:val="00D779EA"/>
    <w:rsid w:val="00DB1A49"/>
    <w:rsid w:val="00E249E1"/>
    <w:rsid w:val="00E36970"/>
    <w:rsid w:val="00E41177"/>
    <w:rsid w:val="00EF306D"/>
    <w:rsid w:val="00EF3A33"/>
    <w:rsid w:val="00F37C5C"/>
    <w:rsid w:val="00F66CC9"/>
    <w:rsid w:val="00F76EF7"/>
    <w:rsid w:val="00FB136F"/>
    <w:rsid w:val="00FC30D0"/>
    <w:rsid w:val="00FD51CA"/>
    <w:rsid w:val="04EB6649"/>
    <w:rsid w:val="250C5E36"/>
    <w:rsid w:val="27B40FF5"/>
    <w:rsid w:val="2E2337B2"/>
    <w:rsid w:val="3D790ACB"/>
    <w:rsid w:val="3E840A81"/>
    <w:rsid w:val="441D2C72"/>
    <w:rsid w:val="47EC5D0F"/>
    <w:rsid w:val="487F0006"/>
    <w:rsid w:val="530132B2"/>
    <w:rsid w:val="537B41EC"/>
    <w:rsid w:val="53E45C81"/>
    <w:rsid w:val="5A122192"/>
    <w:rsid w:val="636B3748"/>
    <w:rsid w:val="65A64A1A"/>
    <w:rsid w:val="674261CE"/>
    <w:rsid w:val="73DF47D7"/>
    <w:rsid w:val="76726629"/>
    <w:rsid w:val="79AA6B2A"/>
    <w:rsid w:val="7C255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uiPriority="1" w:unhideWhenUsed="1"/>
    <w:lsdException w:name="Subtitle" w:qFormat="1"/>
    <w:lsdException w:name="Date" w:semiHidden="1" w:qFormat="1"/>
    <w:lsdException w:name="Body Text Indent 2" w:semiHidden="1" w:qFormat="1"/>
    <w:lsdException w:name="Body Text Indent 3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E3B44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  <w:qFormat/>
    <w:rsid w:val="009E3B44"/>
    <w:pPr>
      <w:ind w:leftChars="2500" w:left="100"/>
    </w:pPr>
    <w:rPr>
      <w:rFonts w:ascii="仿宋_GB2312" w:eastAsia="仿宋_GB2312"/>
      <w:sz w:val="30"/>
    </w:rPr>
  </w:style>
  <w:style w:type="paragraph" w:styleId="2">
    <w:name w:val="Body Text Indent 2"/>
    <w:basedOn w:val="a"/>
    <w:semiHidden/>
    <w:qFormat/>
    <w:rsid w:val="009E3B44"/>
    <w:pPr>
      <w:ind w:leftChars="133" w:left="1119" w:hangingChars="420" w:hanging="840"/>
    </w:pPr>
    <w:rPr>
      <w:sz w:val="28"/>
    </w:rPr>
  </w:style>
  <w:style w:type="paragraph" w:styleId="a4">
    <w:name w:val="footer"/>
    <w:basedOn w:val="a"/>
    <w:qFormat/>
    <w:rsid w:val="009E3B4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"/>
    <w:qFormat/>
    <w:rsid w:val="009E3B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">
    <w:name w:val="Body Text Indent 3"/>
    <w:basedOn w:val="a"/>
    <w:qFormat/>
    <w:rsid w:val="009E3B44"/>
    <w:pPr>
      <w:ind w:firstLineChars="200" w:firstLine="600"/>
    </w:pPr>
    <w:rPr>
      <w:rFonts w:ascii="宋体" w:hAnsi="宋体"/>
      <w:sz w:val="30"/>
    </w:rPr>
  </w:style>
  <w:style w:type="character" w:styleId="a6">
    <w:name w:val="page number"/>
    <w:basedOn w:val="a0"/>
    <w:qFormat/>
    <w:rsid w:val="009E3B44"/>
  </w:style>
  <w:style w:type="character" w:customStyle="1" w:styleId="Char">
    <w:name w:val="页眉 Char"/>
    <w:basedOn w:val="a0"/>
    <w:link w:val="a5"/>
    <w:qFormat/>
    <w:rsid w:val="009E3B44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656370-B5EC-4132-A9F3-B0FCC9C34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256</Words>
  <Characters>1464</Characters>
  <Application>Microsoft Office Word</Application>
  <DocSecurity>0</DocSecurity>
  <Lines>12</Lines>
  <Paragraphs>3</Paragraphs>
  <ScaleCrop>false</ScaleCrop>
  <Company>WWW.YlmF.CoM</Company>
  <LinksUpToDate>false</LinksUpToDate>
  <CharactersWithSpaces>1717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大院附发〔2012〕  号</dc:title>
  <dc:creator>雨林木风</dc:creator>
  <cp:lastModifiedBy>大附院</cp:lastModifiedBy>
  <cp:revision>14</cp:revision>
  <cp:lastPrinted>2018-05-09T00:14:00Z</cp:lastPrinted>
  <dcterms:created xsi:type="dcterms:W3CDTF">2017-10-20T03:44:00Z</dcterms:created>
  <dcterms:modified xsi:type="dcterms:W3CDTF">2018-05-09T00:14:00Z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2052-10.1.0.7022</vt:lpwstr>
  </property>
</Properties>
</file>